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Access to feedback in asynchronous seminars</w:t>
      </w:r>
    </w:p>
    <w:p>
      <w:r>
        <w:t>PUBLIC SYNTHETIC MANUSCRIPT. All data, events and participants are invented for behavioral testing. This excerpt is not evidence about an actual course.</w:t>
      </w:r>
    </w:p>
    <w:p>
      <w:pPr>
        <w:pStyle w:val="Heading1"/>
      </w:pPr>
      <w:r>
        <w:t>Abstract</w:t>
      </w:r>
    </w:p>
    <w:p>
      <w:commentRangeStart w:id="1"/>
      <w:r>
        <w:rPr>
          <w:highlight w:val="red"/>
        </w:rPr>
        <w:t xml:space="preserve">Survey responses from 52 students showed that feedback was useful.</w:t>
      </w:r>
      <w:commentRangeEnd w:id="1"/>
      <w:r>
        <w:commentReference w:id="1"/>
      </w:r>
      <w:r>
        <w:t xml:space="preserve"> Interviews added an account of how students used it. The study connects reported value with the timing and accessibility of feedback, rather than assuming that a favorable rating implies an opportunity to act.</w:t>
      </w:r>
    </w:p>
    <w:p>
      <w:pPr>
        <w:pStyle w:val="Heading1"/>
      </w:pPr>
      <w:r>
        <w:t>Methods and results</w:t>
      </w:r>
    </w:p>
    <w:p>
      <w:r>
        <w:t xml:space="preserve">The survey contained 48 completed responses from two seminar groups. It was anonymous and collected no identifier that could link a response to a later interview. </w:t>
      </w:r>
      <w:commentRangeStart w:id="2"/>
      <w:r>
        <w:rPr>
          <w:highlight w:val="blue"/>
        </w:rPr>
        <w:t xml:space="preserve">Thirty-one respondents rated the feedback useful.</w:t>
      </w:r>
      <w:commentRangeEnd w:id="2"/>
      <w:r>
        <w:commentReference w:id="2"/>
      </w:r>
      <w:r>
        <w:t xml:space="preserve"> Students were not assigned to different feedback conditions, and no test of learning gains was collected.</w:t>
      </w:r>
    </w:p>
    <w:tbl>
      <w:tblPr>
        <w:tblStyle w:val="TableGrid"/>
        <w:tblW w:type="auto" w:w="0"/>
        <w:tblLook w:firstColumn="1" w:firstRow="1" w:lastColumn="0" w:lastRow="0" w:noHBand="0" w:noVBand="1" w:val="04A0"/>
      </w:tblPr>
      <w:tblGrid>
        <w:gridCol w:w="4320"/>
        <w:gridCol w:w="4320"/>
      </w:tblGrid>
      <w:tr>
        <w:tc>
          <w:tcPr>
            <w:tcW w:type="dxa" w:w="4320"/>
          </w:tcPr>
          <w:p>
            <w:r>
              <w:t>Seminar group</w:t>
            </w:r>
          </w:p>
        </w:tc>
        <w:tc>
          <w:tcPr>
            <w:tcW w:type="dxa" w:w="4320"/>
          </w:tcPr>
          <w:p>
            <w:r>
              <w:t>Completed responses</w:t>
            </w:r>
          </w:p>
        </w:tc>
      </w:tr>
      <w:tr>
        <w:tc>
          <w:tcPr>
            <w:tcW w:type="dxa" w:w="4320"/>
          </w:tcPr>
          <w:p>
            <w:r>
              <w:t>A</w:t>
            </w:r>
          </w:p>
        </w:tc>
        <w:tc>
          <w:tcPr>
            <w:tcW w:type="dxa" w:w="4320"/>
          </w:tcPr>
          <w:p>
            <w:r>
              <w:t>24</w:t>
            </w:r>
          </w:p>
        </w:tc>
      </w:tr>
      <w:tr>
        <w:tc>
          <w:tcPr>
            <w:tcW w:type="dxa" w:w="4320"/>
          </w:tcPr>
          <w:p>
            <w:r>
              <w:t>B</w:t>
            </w:r>
          </w:p>
        </w:tc>
        <w:tc>
          <w:tcPr>
            <w:tcW w:type="dxa" w:w="4320"/>
          </w:tcPr>
          <w:p>
            <w:r>
              <w:t>24</w:t>
            </w:r>
          </w:p>
        </w:tc>
      </w:tr>
      <w:tr>
        <w:tc>
          <w:tcPr>
            <w:tcW w:type="dxa" w:w="4320"/>
          </w:tcPr>
          <w:p>
            <w:r>
              <w:t>Total</w:t>
            </w:r>
          </w:p>
        </w:tc>
        <w:tc>
          <w:tcPr>
            <w:tcW w:type="dxa" w:w="4320"/>
          </w:tcPr>
          <w:p>
            <w:r>
              <w:t>48</w:t>
            </w:r>
          </w:p>
        </w:tc>
      </w:tr>
    </w:tbl>
    <w:p>
      <w:r>
        <w:t>Table 1. Complete survey responses. The denominator for the usefulness rating is 48.</w:t>
      </w:r>
    </w:p>
    <w:p>
      <w:r>
        <w:t xml:space="preserve">Eight students volunteered for later interviews. Whether these students had answered the survey, and which response each might have given, could not be determined. </w:t>
      </w:r>
      <w:commentRangeStart w:id="3"/>
      <w:r>
        <w:rPr>
          <w:highlight w:val="blue"/>
        </w:rPr>
        <w:t xml:space="preserve">Six described receiving useful comments too close to the next submission deadline to revise their work.</w:t>
      </w:r>
      <w:commentRangeEnd w:id="3"/>
      <w:r>
        <w:commentReference w:id="3"/>
      </w:r>
      <w:r>
        <w:t xml:space="preserve"> Two described using comments to plan a later assignment. These accounts concern reported opportunities and uses, not observed changes in attainment.</w:t>
      </w:r>
    </w:p>
    <w:p>
      <w:commentRangeStart w:id="4"/>
      <w:r>
        <w:rPr>
          <w:highlight w:val="red"/>
        </w:rPr>
        <w:t xml:space="preserve">All interviewees belonged to the favorable-rating subgroup.</w:t>
      </w:r>
      <w:commentRangeEnd w:id="4"/>
      <w:r>
        <w:commentReference w:id="4"/>
      </w:r>
      <w:r>
        <w:t xml:space="preserve"> </w:t>
      </w:r>
      <w:commentRangeStart w:id="5"/>
      <w:r>
        <w:rPr>
          <w:highlight w:val="red"/>
        </w:rPr>
        <w:t xml:space="preserve">Their accounts validate the statistical mechanism by which useful feedback improved achievement.</w:t>
      </w:r>
      <w:commentRangeEnd w:id="5"/>
      <w:r>
        <w:commentReference w:id="5"/>
      </w:r>
    </w:p>
    <w:p>
      <w:r>
        <w:drawing>
          <wp:inline xmlns:a="http://schemas.openxmlformats.org/drawingml/2006/main" xmlns:pic="http://schemas.openxmlformats.org/drawingml/2006/picture">
            <wp:extent cx="3474720" cy="140643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74720" cy="1406434"/>
                    </a:xfrm>
                    <a:prstGeom prst="rect"/>
                  </pic:spPr>
                </pic:pic>
              </a:graphicData>
            </a:graphic>
          </wp:inline>
        </w:drawing>
      </w:r>
    </w:p>
    <w:p>
      <w:r>
        <w:t>Figure 1. Equal bar heights represent the two survey group sizes, not measured learning outcomes.</w:t>
      </w:r>
    </w:p>
    <w:p>
      <w:pPr>
        <w:pStyle w:val="Heading1"/>
      </w:pPr>
      <w:r>
        <w:t>Discussion</w:t>
      </w:r>
    </w:p>
    <w:p>
      <w:r>
        <w:t xml:space="preserve">The analysis distinguishes perceived value from </w:t>
      </w:r>
      <w:commentRangeStart w:id="0"/>
      <w:r>
        <w:rPr>
          <w:highlight w:val="green"/>
        </w:rPr>
        <w:t>an opportunity to act on feedback</w:t>
      </w:r>
      <w:commentRangeEnd w:id="0"/>
      <w:r>
        <w:rPr>
          <w:rStyle w:val="CommentReference"/>
        </w:rPr>
        <w:commentReference w:id="0"/>
      </w:r>
      <w:r>
        <w:t>. A comment can be regarded as useful yet arrive too late for the next task. The separate samples do not show which favorable survey respondents experienced a timing constraint.</w:t>
      </w:r>
    </w:p>
    <w:p>
      <w:r>
        <w:t>Course teams should schedule feedback early enough for students to use it before the next assessed task. This recommendation connects the reported timing problem to a concrete teaching decision; it is not a claim that changing the schedule has already improved learning.</w:t>
      </w:r>
    </w:p>
    <w:p>
      <w:r>
        <w:t xml:space="preserve">Working terminology retained in tracked changes: </w:t>
      </w:r>
      <w:del w:id="41" w:author="Original Author" w:date="2026-10-01T00:00:00Z">
        <w:r>
          <w:delText>feedback effectiveness</w:delText>
        </w:r>
      </w:del>
      <w:ins w:id="42" w:author="Original Author" w:date="2026-10-01T00:00:00Z">
        <w:r>
          <w:t>opportunity to use feedback</w:t>
        </w:r>
      </w:ins>
    </w:p>
    <w:p>
      <w:r>
        <w:t>The supplied material is a methods/results/discussion excerpt. No raw survey data, interview transcripts, literature section or journal template is supplied.</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Original Author" w:initials="OA" w:date="2026-10-19T23:02:49Z">
    <w:p>
      <w:pPr>
        <w:pStyle w:val="CommentText"/>
      </w:pPr>
      <w:r>
        <w:rPr>
          <w:rStyle w:val="CommentReference"/>
        </w:rPr>
        <w:annotationRef/>
      </w:r>
      <w:r>
        <w:t>Original author comment: retain this distinction and check its wording with the coauthor.</w:t>
      </w:r>
    </w:p>
  </w:comment>
  <w:comment w:id="1" w:author="AI 模拟审稿" w:initials="AI" w:date="2026-10-19T23:05:57.324070Z">
    <w:p>
      <w:r>
        <w:t xml:space="preserve">[Definite error｜Major｜C1] The abstract reports 52 students, whereas Methods reports 48 completed responses and Table 1 lists 24 + 24 = 48, with 48 as the usefulness denominator. This establishes an internal inconsistency, not which count is correct. Reconcile the numbers against the study records and distinguish any different populations or exclusions consistently. Also describe this result as respondents rating the feedback useful: the excerpt reports 31 favorable ratings and no measured learning gains, so the current wording can imply a broader finding than the evidence supports.</w:t>
      </w:r>
    </w:p>
  </w:comment>
  <w:comment w:id="2" w:author="AI 模拟审稿" w:initials="AI" w:date="2026-10-19T23:05:57.324070Z">
    <w:p>
      <w:r>
        <w:t xml:space="preserve">[Needs verification｜Minor｜C2] The supplied excerpt does not give the usefulness item, response options, or rule for classifying a response as favorable. These details are needed to interpret the 31 responses and the construct being compared with interview accounts. Report them in the full Methods or an accessible instrument appendix and confirm how missing item responses, if any, were handled. This is a reporting gap in the supplied material, not evidence that these procedures were omitted.</w:t>
      </w:r>
    </w:p>
  </w:comment>
  <w:comment w:id="3" w:author="AI 模拟审稿" w:initials="AI" w:date="2026-10-19T23:05:57.324070Z">
    <w:p>
      <w:r>
        <w:t xml:space="preserve">[Needs verification｜Major｜C3] This timing account is central to the study's contribution, but the excerpt does not show how the interviews elicited these experiences or how the six timing accounts and two later-use accounts were derived. In the full paper, provide the relevant interview timing/prompts, analytic approach, and short contextualized excerpts or case evidence, clarifying whether the two descriptions are mutually exclusive and how exceptions were considered. Without those materials, the grounding and boundaries of this interpretation cannot be assessed; their absence here does not establish that analysis was not done.</w:t>
      </w:r>
    </w:p>
  </w:comment>
  <w:comment w:id="4" w:author="AI 模拟审稿" w:initials="AI" w:date="2026-10-19T23:05:57.324070Z">
    <w:p>
      <w:r>
        <w:t xml:space="preserve">[Definite error｜Major｜C4] This contradicts the preceding interview paragraph, which states that even survey participation could not be determined, and the survey paragraph, which states that no linkage identifier was collected. The Discussion also correctly says that the samples cannot identify which favorable respondents experienced timing constraints. On the stated design, subgroup membership cannot be established. Align this sentence with the documented lack of linkage and compare the survey pattern with interview accounts at the group or conceptual level; do not imply participant-level correspondence.</w:t>
      </w:r>
    </w:p>
  </w:comment>
  <w:comment w:id="5" w:author="AI 模拟审稿" w:initials="AI" w:date="2026-10-19T23:05:57.324070Z">
    <w:p>
      <w:r>
        <w:t xml:space="preserve">[Definite error｜Major｜C5] The Methods explicitly states that no test of learning gains was collected, and the interview paragraph limits its evidence to reported opportunities and uses. No statistical mechanism analysis is reported in this excerpt. These accounts therefore cannot establish improved achievement or validate the claimed statistical mechanism. Replace this inference with an integration of what the two sources actually contribute: favorable survey ratings coexist at the study level with interview accounts of constrained timing and later use, distinguishing perceived value from an opportunity to act. The Discussion already makes this defensible distinction, and its practical scheduling recommendation need not be weakened on this account. See C4 for the separate linkage contradiction.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