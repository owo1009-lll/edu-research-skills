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and participation: synthetic review fixture</w:t>
      </w:r>
    </w:p>
    <w:p>
      <w:r>
        <w:t>This is a public software test manuscript. It reports no real study or participant data.</w:t>
      </w:r>
    </w:p>
    <w:p>
      <w:r>
        <w:t xml:space="preserve">The abstract reports </w:t>
      </w:r>
      <w:commentRangeStart w:id="1"/>
      <w:r>
        <w:rPr>
          <w:b/>
          <w:highlight w:val="red"/>
        </w:rPr>
        <w:t xml:space="preserve">52</w:t>
      </w:r>
      <w:commentRangeEnd w:id="1"/>
      <w:r>
        <w:commentReference w:id="1"/>
      </w:r>
      <w:r>
        <w:t xml:space="preserve"> students. The methods and Table 1 report 48 students.</w:t>
      </w:r>
    </w:p>
    <w:p>
      <w:pPr>
        <w:pStyle w:val="Heading1"/>
      </w:pPr>
      <w:r>
        <w:t>Methods and findings</w:t>
      </w:r>
    </w:p>
    <w:p>
      <w:commentRangeStart w:id="2"/>
      <w:r>
        <w:rPr>
          <w:highlight w:val="yellow"/>
        </w:rPr>
        <w:t xml:space="preserve">Feedback supports learning in important ways.</w:t>
      </w:r>
      <w:commentRangeEnd w:id="2"/>
      <w:r>
        <w:commentReference w:id="2"/>
      </w:r>
      <w:r>
        <w:t xml:space="preserve"> The intended meaning of participation is not specified here.</w:t>
      </w:r>
    </w:p>
    <w:p>
      <w:r>
        <w:t xml:space="preserve">The study included 48 students. We have not supplied a record of </w:t>
      </w:r>
      <w:commentRangeStart w:id="3"/>
      <w:r>
        <w:rPr>
          <w:highlight w:val="blue"/>
        </w:rPr>
        <w:t xml:space="preserve">when the analysis plan was fixed</w:t>
      </w:r>
      <w:commentRangeEnd w:id="3"/>
      <w:r>
        <w:commentReference w:id="3"/>
      </w:r>
      <w:r>
        <w:t xml:space="preserve"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commentRangeStart w:id="4"/>
            <w:r>
              <w:rPr>
                <w:highlight w:val="blue"/>
              </w:rPr>
              <w:t xml:space="preserve">48</w:t>
            </w:r>
            <w:commentRangeEnd w:id="4"/>
            <w:r>
              <w:commentReference w:id="4"/>
            </w:r>
          </w:p>
        </w:tc>
      </w:tr>
    </w:tbl>
    <w:p>
      <w:r>
        <w:t>Table 1. Synthetic participant counts. Total: 48.</w:t>
      </w:r>
    </w:p>
    <w:p>
      <w:r>
        <w:t>The table provides counts only; the basis for selecting the groups needs verification.</w:t>
      </w:r>
    </w:p>
    <w:p>
      <w:r>
        <w:drawing>
          <wp:inline xmlns:a="http://schemas.openxmlformats.org/drawingml/2006/main" xmlns:pic="http://schemas.openxmlformats.org/drawingml/2006/picture">
            <wp:extent cx="3840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Synthetic illustration; no measured effect is depicted.</w:t>
      </w:r>
    </w:p>
    <w:p>
      <w:r>
        <w:t xml:space="preserve">Existing author note: </w:t>
      </w:r>
      <w:commentRangeStart w:id="0"/>
      <w:r>
        <w:rPr>
          <w:highlight w:val="green"/>
        </w:rPr>
        <w:t>keep this original comment and green highlight</w:t>
      </w:r>
      <w:commentRangeEnd w:id="0"/>
      <w:r>
        <w:rPr>
          <w:rStyle w:val="CommentReference"/>
        </w:rPr>
        <w:commentReference w:id="0"/>
      </w:r>
    </w:p>
    <w:p>
      <w:r>
        <w:t xml:space="preserve">Existing revision: </w:t>
      </w:r>
      <w:del w:id="21" w:author="Original Author" w:date="2026-10-01T00:00:00Z">
        <w:r>
          <w:delText>old wording</w:delText>
        </w:r>
      </w:del>
      <w:ins w:id="22" w:author="Original Author" w:date="2026-10-01T00:00:00Z">
        <w:r>
          <w:t>revised wording</w:t>
        </w:r>
      </w:ins>
    </w:p>
    <w:p>
      <w:r>
        <w:t xml:space="preserve">Citation field: </w:t>
      </w:r>
      <w:fldSimple w:instr="REF example_reference">
        <w:r>
          <w:t>[1]</w:t>
        </w:r>
      </w:fldSimple>
    </w:p>
    <w:p>
      <w:r>
        <w:t>[1] Demonstration placeholder, not a real bibliographic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riginal Author" w:initials="OA" w:date="2026-10-19T13:20:10Z">
    <w:p>
      <w:pPr>
        <w:pStyle w:val="CommentText"/>
      </w:pPr>
      <w:r>
        <w:rPr>
          <w:rStyle w:val="CommentReference"/>
        </w:rPr>
        <w:annotationRef/>
      </w:r>
      <w:r>
        <w:t>Original author comment: do not remove.</w:t>
      </w:r>
    </w:p>
  </w:comment>
  <w:comment w:id="1" w:author="AI 模拟审稿" w:initials="AI" w:date="2026-10-19T13:20:10Z">
    <w:p>
      <w:r>
        <w:t xml:space="preserve">[明确错误｜主要｜C1] 摘要写52，方法和表1合计48。请核对原始人数并统一；这里是稿内矛盾，尚未判定哪一数值真实。</w:t>
      </w:r>
    </w:p>
  </w:comment>
  <w:comment w:id="2" w:author="AI 模拟审稿" w:initials="AI" w:date="2026-10-19T13:20:10Z">
    <w:p>
      <w:r>
        <w:t xml:space="preserve">[论证/表达建议｜次要｜C2] 请说明本文的反馈具体指什么，以及它与参与这一结局有什么关系；这会使研究问题更具体。</w:t>
      </w:r>
    </w:p>
  </w:comment>
  <w:comment w:id="3" w:author="AI 模拟审稿" w:initials="AI" w:date="2026-10-19T13:20:10Z">
    <w:p>
      <w:r>
        <w:t xml:space="preserve">[待核实｜次要｜C3] 请核实分析计划形成时间并补充依据；缺少记录不等于未事先制定。</w:t>
      </w:r>
    </w:p>
  </w:comment>
  <w:comment w:id="4" w:author="AI 模拟审稿" w:initials="AI" w:date="2026-10-19T13:20:10Z">
    <w:p>
      <w:r>
        <w:t xml:space="preserve">[待核实｜次要｜C4] 表内总数与方法一致。请据原始记录核对摘要人数；参见摘要批注C1。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