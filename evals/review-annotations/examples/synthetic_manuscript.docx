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Feedback and participation: synthetic review fixture</w:t>
      </w:r>
    </w:p>
    <w:p>
      <w:r>
        <w:t>This is a public software test manuscript. It reports no real study or participant data.</w:t>
      </w:r>
    </w:p>
    <w:p>
      <w:r>
        <w:t xml:space="preserve">The abstract reports </w:t>
      </w:r>
      <w:r>
        <w:rPr>
          <w:b/>
        </w:rPr>
        <w:t>52</w:t>
      </w:r>
      <w:r>
        <w:t xml:space="preserve"> students. The methods and Table 1 report 48 students.</w:t>
      </w:r>
    </w:p>
    <w:p>
      <w:pPr>
        <w:pStyle w:val="Heading1"/>
      </w:pPr>
      <w:r>
        <w:t>Methods and findings</w:t>
      </w:r>
    </w:p>
    <w:p>
      <w:r>
        <w:t>Feedback supports learning in important ways. The intended meaning of participation is not specified here.</w:t>
      </w:r>
    </w:p>
    <w:p>
      <w:r>
        <w:t>The study included 48 students. We have not supplied a record of when the analysis plan was fixed.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n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</w:tbl>
    <w:p>
      <w:r>
        <w:t>Table 1. Synthetic participant counts. Total: 48.</w:t>
      </w:r>
    </w:p>
    <w:p>
      <w:r>
        <w:t>The table provides counts only; the basis for selecting the groups needs verification.</w:t>
      </w:r>
    </w:p>
    <w:p>
      <w:r>
        <w:drawing>
          <wp:inline xmlns:a="http://schemas.openxmlformats.org/drawingml/2006/main" xmlns:pic="http://schemas.openxmlformats.org/drawingml/2006/picture">
            <wp:extent cx="384048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Synthetic illustration; no measured effect is depicted.</w:t>
      </w:r>
    </w:p>
    <w:p>
      <w:r>
        <w:t xml:space="preserve">Existing author note: </w:t>
      </w:r>
      <w:commentRangeStart w:id="0"/>
      <w:r>
        <w:rPr>
          <w:highlight w:val="green"/>
        </w:rPr>
        <w:t>keep this original comment and green highlight</w:t>
      </w:r>
      <w:commentRangeEnd w:id="0"/>
      <w:r>
        <w:rPr>
          <w:rStyle w:val="CommentReference"/>
        </w:rPr>
        <w:commentReference w:id="0"/>
      </w:r>
    </w:p>
    <w:p>
      <w:r>
        <w:t xml:space="preserve">Existing revision: </w:t>
      </w:r>
      <w:del w:id="21" w:author="Original Author" w:date="2026-10-01T00:00:00Z">
        <w:r>
          <w:delText>old wording</w:delText>
        </w:r>
      </w:del>
      <w:ins w:id="22" w:author="Original Author" w:date="2026-10-01T00:00:00Z">
        <w:r>
          <w:t>revised wording</w:t>
        </w:r>
      </w:ins>
    </w:p>
    <w:p>
      <w:r>
        <w:t xml:space="preserve">Citation field: </w:t>
      </w:r>
      <w:fldSimple w:instr="REF example_reference">
        <w:r>
          <w:t>[1]</w:t>
        </w:r>
      </w:fldSimple>
    </w:p>
    <w:p>
      <w:r>
        <w:t>[1] Demonstration placeholder, not a real bibliographic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Original Author" w:initials="OA" w:date="2026-10-19T13:20:10Z">
    <w:p>
      <w:pPr>
        <w:pStyle w:val="CommentText"/>
      </w:pPr>
      <w:r>
        <w:rPr>
          <w:rStyle w:val="CommentReference"/>
        </w:rPr>
        <w:annotationRef/>
      </w:r>
      <w:r>
        <w:t>Original author comment: do not remove.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